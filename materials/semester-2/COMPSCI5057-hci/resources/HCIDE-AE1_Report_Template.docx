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6189" w14:textId="6EADC37D" w:rsidR="009E6EED" w:rsidRPr="00ED0034" w:rsidRDefault="009E6EED" w:rsidP="55C19B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color w:val="2F5496" w:themeColor="accent1" w:themeShade="BF"/>
          <w:sz w:val="26"/>
          <w:szCs w:val="26"/>
        </w:rPr>
      </w:pPr>
      <w:bookmarkStart w:id="0" w:name="OLE_LINK7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949"/>
        <w:gridCol w:w="3118"/>
      </w:tblGrid>
      <w:tr w:rsidR="005B71F2" w:rsidRPr="00ED0034" w14:paraId="48DD7C41" w14:textId="77777777" w:rsidTr="005B71F2">
        <w:tc>
          <w:tcPr>
            <w:tcW w:w="5949" w:type="dxa"/>
          </w:tcPr>
          <w:p w14:paraId="475F3997" w14:textId="23A69948" w:rsidR="005B71F2" w:rsidRPr="00ED0034" w:rsidRDefault="005B71F2" w:rsidP="009E6EED">
            <w:pPr>
              <w:spacing w:line="347" w:lineRule="exact"/>
              <w:rPr>
                <w:rFonts w:ascii="Calibri" w:hAnsi="Calibri" w:cs="Calibri"/>
                <w:color w:val="2F5496" w:themeColor="accent1" w:themeShade="BF"/>
                <w:sz w:val="26"/>
                <w:szCs w:val="26"/>
                <w:lang w:val="en-GB"/>
              </w:rPr>
            </w:pPr>
            <w:r w:rsidRPr="00ED0034">
              <w:rPr>
                <w:rStyle w:val="normaltextrun"/>
                <w:rFonts w:ascii="Calibri" w:hAnsi="Calibri" w:cs="Calibri"/>
                <w:color w:val="2F5496" w:themeColor="accent1" w:themeShade="BF"/>
                <w:sz w:val="26"/>
                <w:szCs w:val="26"/>
              </w:rPr>
              <w:t>HCIDE AE1 Report Template</w:t>
            </w:r>
          </w:p>
        </w:tc>
        <w:tc>
          <w:tcPr>
            <w:tcW w:w="3118" w:type="dxa"/>
          </w:tcPr>
          <w:p w14:paraId="18BA9471" w14:textId="5A847195" w:rsidR="005B71F2" w:rsidRPr="00ED0034" w:rsidRDefault="005B71F2" w:rsidP="005B71F2">
            <w:pPr>
              <w:spacing w:line="347" w:lineRule="exact"/>
              <w:jc w:val="right"/>
              <w:rPr>
                <w:rFonts w:ascii="Calibri" w:hAnsi="Calibri" w:cs="Calibri"/>
                <w:color w:val="2F5496" w:themeColor="accent1" w:themeShade="BF"/>
                <w:sz w:val="26"/>
                <w:szCs w:val="26"/>
                <w:lang w:val="en-GB"/>
              </w:rPr>
            </w:pPr>
            <w:r w:rsidRPr="00ED0034">
              <w:rPr>
                <w:rFonts w:ascii="Calibri" w:hAnsi="Calibri" w:cs="Calibri"/>
                <w:color w:val="2F5496" w:themeColor="accent1" w:themeShade="BF"/>
                <w:sz w:val="26"/>
                <w:szCs w:val="26"/>
                <w:lang w:val="en-GB"/>
              </w:rPr>
              <w:t>LB0X Group X</w:t>
            </w:r>
          </w:p>
        </w:tc>
      </w:tr>
    </w:tbl>
    <w:p w14:paraId="0E27B00A" w14:textId="27A69BEC" w:rsidR="009E6EED" w:rsidRPr="00ED0034" w:rsidRDefault="005B71F2" w:rsidP="009E6EED">
      <w:pPr>
        <w:spacing w:line="347" w:lineRule="exact"/>
        <w:rPr>
          <w:rFonts w:ascii="Calibri" w:hAnsi="Calibri" w:cs="Calibri"/>
          <w:sz w:val="22"/>
          <w:szCs w:val="22"/>
          <w:lang w:val="en-GB"/>
        </w:rPr>
      </w:pPr>
      <w:r w:rsidRPr="00ED0034">
        <w:rPr>
          <w:rFonts w:ascii="Calibri" w:hAnsi="Calibri" w:cs="Calibri"/>
          <w:lang w:val="en-GB"/>
        </w:rPr>
        <w:t xml:space="preserve">Student 1 Name </w:t>
      </w:r>
      <w:r w:rsidRPr="00ED0034">
        <w:rPr>
          <w:rFonts w:ascii="Calibri" w:hAnsi="Calibri" w:cs="Calibri"/>
          <w:lang w:val="en-GB"/>
        </w:rPr>
        <w:t>–</w:t>
      </w:r>
      <w:r w:rsidRPr="00ED0034">
        <w:rPr>
          <w:rFonts w:ascii="Calibri" w:hAnsi="Calibri" w:cs="Calibri"/>
          <w:lang w:val="en-GB"/>
        </w:rPr>
        <w:t xml:space="preserve"> GUID</w:t>
      </w:r>
      <w:r w:rsidRPr="00ED0034">
        <w:rPr>
          <w:rFonts w:ascii="Calibri" w:hAnsi="Calibri" w:cs="Calibri"/>
          <w:lang w:val="en-GB"/>
        </w:rPr>
        <w:t xml:space="preserve">; </w:t>
      </w:r>
      <w:r w:rsidRPr="00ED0034">
        <w:rPr>
          <w:rFonts w:ascii="Calibri" w:hAnsi="Calibri" w:cs="Calibri"/>
          <w:lang w:val="en-GB"/>
        </w:rPr>
        <w:t xml:space="preserve">Student </w:t>
      </w:r>
      <w:r w:rsidRPr="00ED0034">
        <w:rPr>
          <w:rFonts w:ascii="Calibri" w:hAnsi="Calibri" w:cs="Calibri"/>
          <w:lang w:val="en-GB"/>
        </w:rPr>
        <w:t>2</w:t>
      </w:r>
      <w:r w:rsidRPr="00ED0034">
        <w:rPr>
          <w:rFonts w:ascii="Calibri" w:hAnsi="Calibri" w:cs="Calibri"/>
          <w:lang w:val="en-GB"/>
        </w:rPr>
        <w:t xml:space="preserve"> Name </w:t>
      </w:r>
      <w:r w:rsidRPr="00ED0034">
        <w:rPr>
          <w:rFonts w:ascii="Calibri" w:hAnsi="Calibri" w:cs="Calibri"/>
          <w:lang w:val="en-GB"/>
        </w:rPr>
        <w:t>–</w:t>
      </w:r>
      <w:r w:rsidRPr="00ED0034">
        <w:rPr>
          <w:rFonts w:ascii="Calibri" w:hAnsi="Calibri" w:cs="Calibri"/>
          <w:lang w:val="en-GB"/>
        </w:rPr>
        <w:t xml:space="preserve"> GUID</w:t>
      </w:r>
      <w:r w:rsidRPr="00ED0034">
        <w:rPr>
          <w:rFonts w:ascii="Calibri" w:hAnsi="Calibri" w:cs="Calibri"/>
          <w:lang w:val="en-GB"/>
        </w:rPr>
        <w:t xml:space="preserve">; </w:t>
      </w:r>
      <w:r w:rsidRPr="00ED0034">
        <w:rPr>
          <w:rFonts w:ascii="Calibri" w:hAnsi="Calibri" w:cs="Calibri"/>
          <w:lang w:val="en-GB"/>
        </w:rPr>
        <w:t xml:space="preserve">Student </w:t>
      </w:r>
      <w:r w:rsidRPr="00ED0034">
        <w:rPr>
          <w:rFonts w:ascii="Calibri" w:hAnsi="Calibri" w:cs="Calibri"/>
          <w:lang w:val="en-GB"/>
        </w:rPr>
        <w:t>3</w:t>
      </w:r>
      <w:r w:rsidRPr="00ED0034">
        <w:rPr>
          <w:rFonts w:ascii="Calibri" w:hAnsi="Calibri" w:cs="Calibri"/>
          <w:lang w:val="en-GB"/>
        </w:rPr>
        <w:t xml:space="preserve"> Name </w:t>
      </w:r>
      <w:r w:rsidRPr="00ED0034">
        <w:rPr>
          <w:rFonts w:ascii="Calibri" w:hAnsi="Calibri" w:cs="Calibri"/>
          <w:lang w:val="en-GB"/>
        </w:rPr>
        <w:t>–</w:t>
      </w:r>
      <w:r w:rsidRPr="00ED0034">
        <w:rPr>
          <w:rFonts w:ascii="Calibri" w:hAnsi="Calibri" w:cs="Calibri"/>
          <w:lang w:val="en-GB"/>
        </w:rPr>
        <w:t xml:space="preserve"> GUID</w:t>
      </w:r>
      <w:r w:rsidRPr="00ED0034">
        <w:rPr>
          <w:rFonts w:ascii="Calibri" w:hAnsi="Calibri" w:cs="Calibri"/>
          <w:lang w:val="en-GB"/>
        </w:rPr>
        <w:t xml:space="preserve">; </w:t>
      </w:r>
      <w:r w:rsidRPr="00ED0034">
        <w:rPr>
          <w:rFonts w:ascii="Calibri" w:hAnsi="Calibri" w:cs="Calibri"/>
          <w:lang w:val="en-GB"/>
        </w:rPr>
        <w:t xml:space="preserve">Student </w:t>
      </w:r>
      <w:r w:rsidRPr="00ED0034">
        <w:rPr>
          <w:rFonts w:ascii="Calibri" w:hAnsi="Calibri" w:cs="Calibri"/>
          <w:lang w:val="en-GB"/>
        </w:rPr>
        <w:t>4</w:t>
      </w:r>
      <w:r w:rsidRPr="00ED0034">
        <w:rPr>
          <w:rFonts w:ascii="Calibri" w:hAnsi="Calibri" w:cs="Calibri"/>
          <w:lang w:val="en-GB"/>
        </w:rPr>
        <w:t xml:space="preserve"> Name </w:t>
      </w:r>
      <w:r w:rsidRPr="00ED0034">
        <w:rPr>
          <w:rFonts w:ascii="Calibri" w:hAnsi="Calibri" w:cs="Calibri"/>
          <w:lang w:val="en-GB"/>
        </w:rPr>
        <w:t>–</w:t>
      </w:r>
      <w:r w:rsidRPr="00ED0034">
        <w:rPr>
          <w:rFonts w:ascii="Calibri" w:hAnsi="Calibri" w:cs="Calibri"/>
          <w:lang w:val="en-GB"/>
        </w:rPr>
        <w:t xml:space="preserve"> GUID</w:t>
      </w:r>
      <w:r w:rsidRPr="00ED0034">
        <w:rPr>
          <w:rFonts w:ascii="Calibri" w:hAnsi="Calibri" w:cs="Calibri"/>
          <w:lang w:val="en-GB"/>
        </w:rPr>
        <w:t xml:space="preserve">; </w:t>
      </w:r>
      <w:r w:rsidRPr="00ED0034">
        <w:rPr>
          <w:rFonts w:ascii="Calibri" w:hAnsi="Calibri" w:cs="Calibri"/>
          <w:lang w:val="en-GB"/>
        </w:rPr>
        <w:t xml:space="preserve">Student </w:t>
      </w:r>
      <w:r w:rsidRPr="00ED0034">
        <w:rPr>
          <w:rFonts w:ascii="Calibri" w:hAnsi="Calibri" w:cs="Calibri"/>
          <w:lang w:val="en-GB"/>
        </w:rPr>
        <w:t>6</w:t>
      </w:r>
      <w:r w:rsidRPr="00ED0034">
        <w:rPr>
          <w:rFonts w:ascii="Calibri" w:hAnsi="Calibri" w:cs="Calibri"/>
          <w:lang w:val="en-GB"/>
        </w:rPr>
        <w:t xml:space="preserve"> Name </w:t>
      </w:r>
      <w:r w:rsidRPr="00ED0034">
        <w:rPr>
          <w:rFonts w:ascii="Calibri" w:hAnsi="Calibri" w:cs="Calibri"/>
          <w:lang w:val="en-GB"/>
        </w:rPr>
        <w:t>–</w:t>
      </w:r>
      <w:r w:rsidRPr="00ED0034">
        <w:rPr>
          <w:rFonts w:ascii="Calibri" w:hAnsi="Calibri" w:cs="Calibri"/>
          <w:lang w:val="en-GB"/>
        </w:rPr>
        <w:t xml:space="preserve"> GUID</w:t>
      </w:r>
      <w:r w:rsidRPr="00ED0034">
        <w:rPr>
          <w:rFonts w:ascii="Calibri" w:hAnsi="Calibri" w:cs="Calibri"/>
          <w:lang w:val="en-GB"/>
        </w:rPr>
        <w:t xml:space="preserve">; </w:t>
      </w:r>
      <w:r w:rsidRPr="00ED0034">
        <w:rPr>
          <w:rFonts w:ascii="Calibri" w:hAnsi="Calibri" w:cs="Calibri"/>
          <w:lang w:val="en-GB"/>
        </w:rPr>
        <w:t xml:space="preserve">Student </w:t>
      </w:r>
      <w:r w:rsidRPr="00ED0034">
        <w:rPr>
          <w:rFonts w:ascii="Calibri" w:hAnsi="Calibri" w:cs="Calibri"/>
          <w:lang w:val="en-GB"/>
        </w:rPr>
        <w:t>6</w:t>
      </w:r>
      <w:r w:rsidRPr="00ED0034">
        <w:rPr>
          <w:rFonts w:ascii="Calibri" w:hAnsi="Calibri" w:cs="Calibri"/>
          <w:lang w:val="en-GB"/>
        </w:rPr>
        <w:t xml:space="preserve"> Name - GUID</w:t>
      </w:r>
      <w:r w:rsidRPr="00ED0034">
        <w:rPr>
          <w:rFonts w:ascii="Calibri" w:hAnsi="Calibri" w:cs="Calibri"/>
          <w:sz w:val="22"/>
          <w:szCs w:val="22"/>
          <w:lang w:val="en-GB"/>
        </w:rPr>
        <w:br/>
      </w:r>
    </w:p>
    <w:p w14:paraId="7711D7C0" w14:textId="1B5838B0" w:rsidR="000B1448" w:rsidRPr="00ED0034" w:rsidRDefault="000B1448" w:rsidP="000B1448">
      <w:pPr>
        <w:spacing w:line="239" w:lineRule="exact"/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</w:pPr>
      <w:r w:rsidRPr="00ED0034"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>Product Description</w:t>
      </w:r>
      <w:r w:rsidRPr="00ED0034"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 xml:space="preserve"> (1 paragraph)</w:t>
      </w:r>
    </w:p>
    <w:p w14:paraId="2B8ADBD4" w14:textId="522FA79A" w:rsidR="000B1448" w:rsidRPr="00ED0034" w:rsidRDefault="00ED0034" w:rsidP="000B1448">
      <w:pPr>
        <w:spacing w:line="239" w:lineRule="exact"/>
        <w:rPr>
          <w:rFonts w:ascii="Calibri" w:hAnsi="Calibri" w:cs="Calibri"/>
          <w:lang w:val="en-GB"/>
        </w:rPr>
      </w:pPr>
      <w:r w:rsidRPr="00ED0034">
        <w:rPr>
          <w:rFonts w:ascii="Calibri" w:hAnsi="Calibri" w:cs="Calibri"/>
          <w:lang w:val="en-GB"/>
        </w:rPr>
        <w:t>This document reports on a heuristic evaluation of the XXXX website, specifically its YYY feature. The scope of analysis covers the registration page (URL), the form ZZZ (URL), and…</w:t>
      </w:r>
    </w:p>
    <w:p w14:paraId="3101D2A9" w14:textId="77777777" w:rsidR="00543D23" w:rsidRPr="00ED0034" w:rsidRDefault="00543D23" w:rsidP="000B1448">
      <w:pPr>
        <w:spacing w:line="239" w:lineRule="exact"/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</w:pPr>
    </w:p>
    <w:p w14:paraId="49E06653" w14:textId="55D9C972" w:rsidR="002D2F67" w:rsidRPr="00ED0034" w:rsidRDefault="000B1448" w:rsidP="000B1448">
      <w:pPr>
        <w:spacing w:line="239" w:lineRule="exact"/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</w:pPr>
      <w:r w:rsidRPr="00ED0034"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 xml:space="preserve">Usability Issues Master List </w:t>
      </w:r>
      <w:r w:rsidR="00543D23" w:rsidRPr="00ED0034"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>(0.5-2 pages)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"/>
        <w:gridCol w:w="2921"/>
        <w:gridCol w:w="2220"/>
        <w:gridCol w:w="981"/>
        <w:gridCol w:w="2137"/>
      </w:tblGrid>
      <w:tr w:rsidR="00A03587" w:rsidRPr="00ED0034" w14:paraId="271D003F" w14:textId="57EB4103" w:rsidTr="00A03587">
        <w:tc>
          <w:tcPr>
            <w:tcW w:w="760" w:type="dxa"/>
          </w:tcPr>
          <w:p w14:paraId="708ECD6D" w14:textId="42C611EA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Issue ID</w:t>
            </w:r>
          </w:p>
        </w:tc>
        <w:tc>
          <w:tcPr>
            <w:tcW w:w="2921" w:type="dxa"/>
          </w:tcPr>
          <w:p w14:paraId="316BBAA5" w14:textId="56BB58BA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Description</w:t>
            </w:r>
          </w:p>
        </w:tc>
        <w:tc>
          <w:tcPr>
            <w:tcW w:w="2220" w:type="dxa"/>
          </w:tcPr>
          <w:p w14:paraId="0CE422F0" w14:textId="09287376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Usability Principle</w:t>
            </w:r>
          </w:p>
        </w:tc>
        <w:tc>
          <w:tcPr>
            <w:tcW w:w="981" w:type="dxa"/>
          </w:tcPr>
          <w:p w14:paraId="4B65084B" w14:textId="568F4383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Criticality</w:t>
            </w:r>
          </w:p>
        </w:tc>
        <w:tc>
          <w:tcPr>
            <w:tcW w:w="2137" w:type="dxa"/>
          </w:tcPr>
          <w:p w14:paraId="7729E5CE" w14:textId="1EEED4C3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Group Members</w:t>
            </w:r>
          </w:p>
        </w:tc>
      </w:tr>
      <w:tr w:rsidR="00A03587" w:rsidRPr="00ED0034" w14:paraId="0F13E0B8" w14:textId="2A8861F8" w:rsidTr="00A03587">
        <w:tc>
          <w:tcPr>
            <w:tcW w:w="760" w:type="dxa"/>
          </w:tcPr>
          <w:p w14:paraId="1E9F2710" w14:textId="3D1E0C63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1</w:t>
            </w:r>
          </w:p>
        </w:tc>
        <w:tc>
          <w:tcPr>
            <w:tcW w:w="2921" w:type="dxa"/>
          </w:tcPr>
          <w:p w14:paraId="5AAA50CD" w14:textId="3A70ADEF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Registration form does not provide feedback on error type</w:t>
            </w:r>
          </w:p>
        </w:tc>
        <w:tc>
          <w:tcPr>
            <w:tcW w:w="2220" w:type="dxa"/>
          </w:tcPr>
          <w:p w14:paraId="52EAA6F5" w14:textId="0518B61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9: Help Users Recognize, Diagnose, and Recover from Errors</w:t>
            </w:r>
          </w:p>
        </w:tc>
        <w:tc>
          <w:tcPr>
            <w:tcW w:w="981" w:type="dxa"/>
          </w:tcPr>
          <w:p w14:paraId="5E1D2DC6" w14:textId="0A84DCC6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Medium</w:t>
            </w:r>
          </w:p>
        </w:tc>
        <w:tc>
          <w:tcPr>
            <w:tcW w:w="2137" w:type="dxa"/>
          </w:tcPr>
          <w:p w14:paraId="4D233099" w14:textId="290C7625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Student 2, Student 4</w:t>
            </w:r>
          </w:p>
        </w:tc>
      </w:tr>
      <w:tr w:rsidR="00A03587" w:rsidRPr="00ED0034" w14:paraId="1AEB2D45" w14:textId="4C98EC11" w:rsidTr="00A03587">
        <w:tc>
          <w:tcPr>
            <w:tcW w:w="760" w:type="dxa"/>
          </w:tcPr>
          <w:p w14:paraId="08A0B2E9" w14:textId="44CE0F53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2</w:t>
            </w:r>
          </w:p>
        </w:tc>
        <w:tc>
          <w:tcPr>
            <w:tcW w:w="2921" w:type="dxa"/>
          </w:tcPr>
          <w:p w14:paraId="17FC53BD" w14:textId="34BC060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Complex menu system makes common actions hard to locate</w:t>
            </w:r>
          </w:p>
        </w:tc>
        <w:tc>
          <w:tcPr>
            <w:tcW w:w="2220" w:type="dxa"/>
          </w:tcPr>
          <w:p w14:paraId="46252AE3" w14:textId="2A30992E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6: Recognition Rather than Recall</w:t>
            </w:r>
          </w:p>
        </w:tc>
        <w:tc>
          <w:tcPr>
            <w:tcW w:w="981" w:type="dxa"/>
          </w:tcPr>
          <w:p w14:paraId="1AF8C194" w14:textId="6BBFCEBC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Low</w:t>
            </w:r>
          </w:p>
        </w:tc>
        <w:tc>
          <w:tcPr>
            <w:tcW w:w="2137" w:type="dxa"/>
          </w:tcPr>
          <w:p w14:paraId="21A51461" w14:textId="2B19E1D0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Student 1, Student 2, Student 3, Student 6</w:t>
            </w:r>
          </w:p>
        </w:tc>
      </w:tr>
      <w:tr w:rsidR="00A03587" w:rsidRPr="00ED0034" w14:paraId="2FBA9B37" w14:textId="620500C6" w:rsidTr="00A03587">
        <w:tc>
          <w:tcPr>
            <w:tcW w:w="760" w:type="dxa"/>
          </w:tcPr>
          <w:p w14:paraId="4B346BA2" w14:textId="302EC96E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3</w:t>
            </w:r>
          </w:p>
        </w:tc>
        <w:tc>
          <w:tcPr>
            <w:tcW w:w="2921" w:type="dxa"/>
          </w:tcPr>
          <w:p w14:paraId="35120F34" w14:textId="11A4084F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No progress or success indicator is provided upon form registration</w:t>
            </w:r>
          </w:p>
        </w:tc>
        <w:tc>
          <w:tcPr>
            <w:tcW w:w="2220" w:type="dxa"/>
          </w:tcPr>
          <w:p w14:paraId="10DE0035" w14:textId="5C6C331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1: Visibility of System Status</w:t>
            </w:r>
          </w:p>
        </w:tc>
        <w:tc>
          <w:tcPr>
            <w:tcW w:w="981" w:type="dxa"/>
          </w:tcPr>
          <w:p w14:paraId="1B1934CE" w14:textId="3CD613EC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High</w:t>
            </w:r>
          </w:p>
        </w:tc>
        <w:tc>
          <w:tcPr>
            <w:tcW w:w="2137" w:type="dxa"/>
          </w:tcPr>
          <w:p w14:paraId="74FB92CE" w14:textId="1F870D62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Student 4, Student 5, Student 6</w:t>
            </w:r>
          </w:p>
        </w:tc>
      </w:tr>
      <w:tr w:rsidR="00A03587" w:rsidRPr="00ED0034" w14:paraId="63113094" w14:textId="5AD643CE" w:rsidTr="00A03587">
        <w:tc>
          <w:tcPr>
            <w:tcW w:w="760" w:type="dxa"/>
          </w:tcPr>
          <w:p w14:paraId="24E15C08" w14:textId="5614D36B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…</w:t>
            </w:r>
          </w:p>
        </w:tc>
        <w:tc>
          <w:tcPr>
            <w:tcW w:w="2921" w:type="dxa"/>
          </w:tcPr>
          <w:p w14:paraId="74946A95" w14:textId="7777777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2220" w:type="dxa"/>
          </w:tcPr>
          <w:p w14:paraId="7CC9C17F" w14:textId="7777777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981" w:type="dxa"/>
          </w:tcPr>
          <w:p w14:paraId="51F5E6CB" w14:textId="7777777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37" w:type="dxa"/>
          </w:tcPr>
          <w:p w14:paraId="68F409AE" w14:textId="5075CAE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</w:tr>
      <w:tr w:rsidR="00A03587" w:rsidRPr="00ED0034" w14:paraId="4B444D5A" w14:textId="0EEEA1D6" w:rsidTr="00A03587">
        <w:tc>
          <w:tcPr>
            <w:tcW w:w="760" w:type="dxa"/>
          </w:tcPr>
          <w:p w14:paraId="258178F5" w14:textId="0E152923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…</w:t>
            </w:r>
          </w:p>
        </w:tc>
        <w:tc>
          <w:tcPr>
            <w:tcW w:w="2921" w:type="dxa"/>
          </w:tcPr>
          <w:p w14:paraId="730A04A6" w14:textId="7777777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2220" w:type="dxa"/>
          </w:tcPr>
          <w:p w14:paraId="6261569A" w14:textId="7777777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981" w:type="dxa"/>
          </w:tcPr>
          <w:p w14:paraId="3F3A8649" w14:textId="7777777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37" w:type="dxa"/>
          </w:tcPr>
          <w:p w14:paraId="73C34849" w14:textId="52DE8FAB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</w:tr>
      <w:tr w:rsidR="00A03587" w:rsidRPr="00ED0034" w14:paraId="4FB2D21B" w14:textId="640986FD" w:rsidTr="00A03587">
        <w:tc>
          <w:tcPr>
            <w:tcW w:w="760" w:type="dxa"/>
          </w:tcPr>
          <w:p w14:paraId="165855C2" w14:textId="5CD7CD4C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…</w:t>
            </w:r>
          </w:p>
        </w:tc>
        <w:tc>
          <w:tcPr>
            <w:tcW w:w="2921" w:type="dxa"/>
          </w:tcPr>
          <w:p w14:paraId="55DEA1B5" w14:textId="7777777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2220" w:type="dxa"/>
          </w:tcPr>
          <w:p w14:paraId="58EE795D" w14:textId="7777777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981" w:type="dxa"/>
          </w:tcPr>
          <w:p w14:paraId="2AFA9842" w14:textId="7777777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37" w:type="dxa"/>
          </w:tcPr>
          <w:p w14:paraId="5C8C7532" w14:textId="68F570F0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</w:tr>
      <w:tr w:rsidR="00A03587" w:rsidRPr="00ED0034" w14:paraId="7B4F0B42" w14:textId="36BFDDAE" w:rsidTr="00A03587">
        <w:tc>
          <w:tcPr>
            <w:tcW w:w="760" w:type="dxa"/>
          </w:tcPr>
          <w:p w14:paraId="1A33302D" w14:textId="5DEBD58B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  <w:r w:rsidRPr="00ED0034">
              <w:rPr>
                <w:rFonts w:ascii="Calibri" w:hAnsi="Calibri" w:cs="Calibri"/>
                <w:lang w:val="en-GB"/>
              </w:rPr>
              <w:t>…</w:t>
            </w:r>
          </w:p>
        </w:tc>
        <w:tc>
          <w:tcPr>
            <w:tcW w:w="2921" w:type="dxa"/>
          </w:tcPr>
          <w:p w14:paraId="38CBE412" w14:textId="7777777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2220" w:type="dxa"/>
          </w:tcPr>
          <w:p w14:paraId="00F96973" w14:textId="7777777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981" w:type="dxa"/>
          </w:tcPr>
          <w:p w14:paraId="53E642CD" w14:textId="77777777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2137" w:type="dxa"/>
          </w:tcPr>
          <w:p w14:paraId="79A81F6B" w14:textId="0D0D5799" w:rsidR="00A03587" w:rsidRPr="00ED0034" w:rsidRDefault="00A03587" w:rsidP="000B1448">
            <w:pPr>
              <w:spacing w:line="239" w:lineRule="exact"/>
              <w:rPr>
                <w:rFonts w:ascii="Calibri" w:hAnsi="Calibri" w:cs="Calibri"/>
                <w:lang w:val="en-GB"/>
              </w:rPr>
            </w:pPr>
          </w:p>
        </w:tc>
      </w:tr>
    </w:tbl>
    <w:p w14:paraId="7A51E178" w14:textId="0290B8E6" w:rsidR="002D2F67" w:rsidRPr="00ED0034" w:rsidRDefault="002D2F67" w:rsidP="000B1448">
      <w:pPr>
        <w:spacing w:line="239" w:lineRule="exact"/>
        <w:rPr>
          <w:rFonts w:ascii="Calibri" w:hAnsi="Calibri" w:cs="Calibri"/>
          <w:lang w:val="en-GB"/>
        </w:rPr>
      </w:pPr>
    </w:p>
    <w:p w14:paraId="2B90BC5D" w14:textId="7D09CCB3" w:rsidR="000B1448" w:rsidRPr="00ED0034" w:rsidRDefault="000B1448" w:rsidP="000B1448">
      <w:pPr>
        <w:spacing w:line="239" w:lineRule="exact"/>
        <w:rPr>
          <w:rFonts w:ascii="Calibri" w:hAnsi="Calibri" w:cs="Calibri"/>
          <w:lang w:val="en-GB"/>
        </w:rPr>
      </w:pPr>
    </w:p>
    <w:p w14:paraId="3E971E90" w14:textId="45A4A872" w:rsidR="00ED0034" w:rsidRPr="00ED0034" w:rsidRDefault="00ED0034" w:rsidP="00ED0034">
      <w:pPr>
        <w:spacing w:line="239" w:lineRule="exact"/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</w:pPr>
      <w:r w:rsidRPr="00ED0034"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 xml:space="preserve">Usability </w:t>
      </w:r>
      <w:r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>Diagram</w:t>
      </w:r>
    </w:p>
    <w:p w14:paraId="3CB26265" w14:textId="79E5BF6B" w:rsidR="000B1448" w:rsidRDefault="00ED0034" w:rsidP="000B1448">
      <w:pPr>
        <w:tabs>
          <w:tab w:val="left" w:pos="720"/>
        </w:tabs>
        <w:rPr>
          <w:rFonts w:ascii="Calibri" w:eastAsia="Arial" w:hAnsi="Calibri" w:cs="Calibri"/>
          <w:sz w:val="22"/>
          <w:szCs w:val="22"/>
          <w:lang w:val="en-GB"/>
        </w:rPr>
      </w:pPr>
      <w:ins w:id="1" w:author="Mathieu Chollet" w:date="2025-01-16T12:51:00Z">
        <w:r w:rsidRPr="00ED0034">
          <w:rPr>
            <w:rFonts w:ascii="Calibri" w:hAnsi="Calibri" w:cs="Calibri"/>
            <w:noProof/>
          </w:rPr>
          <w:drawing>
            <wp:inline distT="0" distB="0" distL="0" distR="0" wp14:anchorId="466DEA8F" wp14:editId="359B3284">
              <wp:extent cx="2966085" cy="2465070"/>
              <wp:effectExtent l="0" t="0" r="5715" b="0"/>
              <wp:docPr id="575115369" name="Picture 1" descr="A diagram of a diagram of a proble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/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66085" cy="24650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A513794" w14:textId="1A783EEA" w:rsidR="00ED0034" w:rsidRDefault="00ED0034" w:rsidP="00ED0034">
      <w:pPr>
        <w:tabs>
          <w:tab w:val="left" w:pos="720"/>
        </w:tabs>
        <w:jc w:val="both"/>
        <w:rPr>
          <w:rFonts w:ascii="Calibri" w:eastAsia="Arial" w:hAnsi="Calibri" w:cs="Calibri"/>
          <w:sz w:val="22"/>
          <w:szCs w:val="22"/>
          <w:lang w:val="en-GB"/>
        </w:rPr>
      </w:pPr>
      <w:r>
        <w:rPr>
          <w:rFonts w:ascii="Calibri" w:eastAsia="Arial" w:hAnsi="Calibri" w:cs="Calibri"/>
          <w:sz w:val="22"/>
          <w:szCs w:val="22"/>
          <w:lang w:val="en-GB"/>
        </w:rPr>
        <w:t>Note: you may use any image creation tool to create this usability diagram. Please refer to the lecture and lab sheet contents for guidelines on the usability diagram purpose and interpretation.</w:t>
      </w:r>
    </w:p>
    <w:p w14:paraId="5423B835" w14:textId="77777777" w:rsidR="00ED0034" w:rsidRDefault="00ED0034" w:rsidP="00ED0034">
      <w:pPr>
        <w:spacing w:line="239" w:lineRule="exact"/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</w:pPr>
    </w:p>
    <w:p w14:paraId="3AE81F1D" w14:textId="402F25C7" w:rsidR="00ED0034" w:rsidRPr="00ED0034" w:rsidRDefault="00ED0034" w:rsidP="00ED0034">
      <w:pPr>
        <w:spacing w:line="239" w:lineRule="exact"/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</w:pPr>
      <w:r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>Commentary</w:t>
      </w:r>
      <w:r w:rsidRPr="00ED0034"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 xml:space="preserve"> (</w:t>
      </w:r>
      <w:r w:rsidR="00C8119E"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>2</w:t>
      </w:r>
      <w:r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>-3</w:t>
      </w:r>
      <w:r w:rsidRPr="00ED0034"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 xml:space="preserve"> </w:t>
      </w:r>
      <w:r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>paragraphs</w:t>
      </w:r>
      <w:r w:rsidRPr="00ED0034">
        <w:rPr>
          <w:rFonts w:ascii="Calibri" w:eastAsia="Calibri Light" w:hAnsi="Calibri" w:cs="Calibri"/>
          <w:color w:val="2F5496" w:themeColor="accent1" w:themeShade="BF"/>
          <w:sz w:val="24"/>
          <w:szCs w:val="24"/>
          <w:lang w:val="en-GB"/>
        </w:rPr>
        <w:t>)</w:t>
      </w:r>
    </w:p>
    <w:bookmarkEnd w:id="0"/>
    <w:p w14:paraId="144A5D23" w14:textId="308058AA" w:rsidR="009E6EED" w:rsidRPr="00ED0034" w:rsidRDefault="00EC3263" w:rsidP="55C19BFC">
      <w:pPr>
        <w:spacing w:line="255" w:lineRule="auto"/>
        <w:ind w:right="4"/>
        <w:jc w:val="both"/>
        <w:rPr>
          <w:rFonts w:ascii="Calibri" w:hAnsi="Calibri" w:cs="Calibri"/>
          <w:b/>
          <w:bCs/>
          <w:sz w:val="22"/>
          <w:szCs w:val="22"/>
          <w:lang w:val="en-GB"/>
        </w:rPr>
      </w:pPr>
      <w:r>
        <w:rPr>
          <w:rFonts w:ascii="Calibri" w:eastAsia="Arial" w:hAnsi="Calibri" w:cs="Calibri"/>
          <w:sz w:val="22"/>
          <w:szCs w:val="22"/>
          <w:lang w:val="en-GB"/>
        </w:rPr>
        <w:t xml:space="preserve">This evaluation campaign identified xxx issues, of which </w:t>
      </w:r>
      <w:proofErr w:type="spellStart"/>
      <w:r>
        <w:rPr>
          <w:rFonts w:ascii="Calibri" w:eastAsia="Arial" w:hAnsi="Calibri" w:cs="Calibri"/>
          <w:sz w:val="22"/>
          <w:szCs w:val="22"/>
          <w:lang w:val="en-GB"/>
        </w:rPr>
        <w:t>yyy</w:t>
      </w:r>
      <w:proofErr w:type="spellEnd"/>
      <w:r>
        <w:rPr>
          <w:rFonts w:ascii="Calibri" w:eastAsia="Arial" w:hAnsi="Calibri" w:cs="Calibri"/>
          <w:sz w:val="22"/>
          <w:szCs w:val="22"/>
          <w:lang w:val="en-GB"/>
        </w:rPr>
        <w:t xml:space="preserve"> </w:t>
      </w:r>
      <w:proofErr w:type="gramStart"/>
      <w:r>
        <w:rPr>
          <w:rFonts w:ascii="Calibri" w:eastAsia="Arial" w:hAnsi="Calibri" w:cs="Calibri"/>
          <w:sz w:val="22"/>
          <w:szCs w:val="22"/>
          <w:lang w:val="en-GB"/>
        </w:rPr>
        <w:t>are considered to be</w:t>
      </w:r>
      <w:proofErr w:type="gramEnd"/>
      <w:r>
        <w:rPr>
          <w:rFonts w:ascii="Calibri" w:eastAsia="Arial" w:hAnsi="Calibri" w:cs="Calibri"/>
          <w:sz w:val="22"/>
          <w:szCs w:val="22"/>
          <w:lang w:val="en-GB"/>
        </w:rPr>
        <w:t xml:space="preserve"> of </w:t>
      </w:r>
      <w:r w:rsidR="00F25273">
        <w:rPr>
          <w:rFonts w:ascii="Calibri" w:eastAsia="Arial" w:hAnsi="Calibri" w:cs="Calibri"/>
          <w:sz w:val="22"/>
          <w:szCs w:val="22"/>
          <w:lang w:val="en-GB"/>
        </w:rPr>
        <w:t>high importance. As can be shown in the diagram, issue zzz is very frequent</w:t>
      </w:r>
      <w:r w:rsidR="00120D43">
        <w:rPr>
          <w:rFonts w:ascii="Calibri" w:eastAsia="Arial" w:hAnsi="Calibri" w:cs="Calibri"/>
          <w:sz w:val="22"/>
          <w:szCs w:val="22"/>
          <w:lang w:val="en-GB"/>
        </w:rPr>
        <w:t>, and…</w:t>
      </w:r>
    </w:p>
    <w:sectPr w:rsidR="009E6EED" w:rsidRPr="00ED0034" w:rsidSect="000617BE">
      <w:footerReference w:type="default" r:id="rId11"/>
      <w:pgSz w:w="11909" w:h="16834" w:code="9"/>
      <w:pgMar w:top="993" w:right="1440" w:bottom="115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355AD" w14:textId="77777777" w:rsidR="004A3AD1" w:rsidRDefault="004A3AD1">
      <w:r>
        <w:separator/>
      </w:r>
    </w:p>
  </w:endnote>
  <w:endnote w:type="continuationSeparator" w:id="0">
    <w:p w14:paraId="1A965116" w14:textId="77777777" w:rsidR="004A3AD1" w:rsidRDefault="004A3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8469" w14:textId="77777777" w:rsidR="004A194F" w:rsidRPr="007226B9" w:rsidRDefault="004A194F">
    <w:pPr>
      <w:pStyle w:val="Footer"/>
      <w:jc w:val="center"/>
      <w:rPr>
        <w:rFonts w:ascii="Arial" w:hAnsi="Arial" w:cs="Arial"/>
        <w:sz w:val="18"/>
      </w:rPr>
    </w:pPr>
    <w:r w:rsidRPr="007226B9">
      <w:rPr>
        <w:rFonts w:ascii="Arial" w:hAnsi="Arial" w:cs="Arial"/>
        <w:sz w:val="18"/>
      </w:rPr>
      <w:fldChar w:fldCharType="begin"/>
    </w:r>
    <w:r w:rsidRPr="007226B9">
      <w:rPr>
        <w:rFonts w:ascii="Arial" w:hAnsi="Arial" w:cs="Arial"/>
        <w:sz w:val="18"/>
      </w:rPr>
      <w:instrText xml:space="preserve"> PAGE   \* MERGEFORMAT </w:instrText>
    </w:r>
    <w:r w:rsidRPr="007226B9">
      <w:rPr>
        <w:rFonts w:ascii="Arial" w:hAnsi="Arial" w:cs="Arial"/>
        <w:sz w:val="18"/>
      </w:rPr>
      <w:fldChar w:fldCharType="separate"/>
    </w:r>
    <w:r w:rsidR="000113CF">
      <w:rPr>
        <w:rFonts w:ascii="Arial" w:hAnsi="Arial" w:cs="Arial"/>
        <w:noProof/>
        <w:sz w:val="18"/>
      </w:rPr>
      <w:t>4</w:t>
    </w:r>
    <w:r w:rsidRPr="007226B9">
      <w:rPr>
        <w:rFonts w:ascii="Arial" w:hAnsi="Arial" w:cs="Arial"/>
        <w:noProof/>
        <w:sz w:val="18"/>
      </w:rPr>
      <w:fldChar w:fldCharType="end"/>
    </w:r>
  </w:p>
  <w:p w14:paraId="1DA6542E" w14:textId="77777777" w:rsidR="004A194F" w:rsidRDefault="004A194F" w:rsidP="00AD1528">
    <w:pPr>
      <w:pStyle w:val="Footer"/>
      <w:tabs>
        <w:tab w:val="clear" w:pos="4320"/>
        <w:tab w:val="clear" w:pos="8640"/>
        <w:tab w:val="center" w:pos="4536"/>
        <w:tab w:val="left" w:pos="8222"/>
      </w:tabs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4E37C" w14:textId="77777777" w:rsidR="004A3AD1" w:rsidRDefault="004A3AD1">
      <w:r>
        <w:separator/>
      </w:r>
    </w:p>
  </w:footnote>
  <w:footnote w:type="continuationSeparator" w:id="0">
    <w:p w14:paraId="44FB30F8" w14:textId="77777777" w:rsidR="004A3AD1" w:rsidRDefault="004A3A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8CE3C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05F5D"/>
    <w:multiLevelType w:val="hybridMultilevel"/>
    <w:tmpl w:val="5DBC9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F52F8"/>
    <w:multiLevelType w:val="hybridMultilevel"/>
    <w:tmpl w:val="7C32E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0206D"/>
    <w:multiLevelType w:val="hybridMultilevel"/>
    <w:tmpl w:val="524E0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06BBF"/>
    <w:multiLevelType w:val="hybridMultilevel"/>
    <w:tmpl w:val="78A4A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A3F62"/>
    <w:multiLevelType w:val="hybridMultilevel"/>
    <w:tmpl w:val="A3D6F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12F89"/>
    <w:multiLevelType w:val="hybridMultilevel"/>
    <w:tmpl w:val="B0F40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B92A69"/>
    <w:multiLevelType w:val="hybridMultilevel"/>
    <w:tmpl w:val="6BCE514A"/>
    <w:lvl w:ilvl="0" w:tplc="702826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00F7C"/>
    <w:multiLevelType w:val="hybridMultilevel"/>
    <w:tmpl w:val="BA4A56FE"/>
    <w:lvl w:ilvl="0" w:tplc="F83E1D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F2AA8"/>
    <w:multiLevelType w:val="multilevel"/>
    <w:tmpl w:val="6C882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4373A2"/>
    <w:multiLevelType w:val="hybridMultilevel"/>
    <w:tmpl w:val="C31828D4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B114C9"/>
    <w:multiLevelType w:val="hybridMultilevel"/>
    <w:tmpl w:val="1512A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3C9869"/>
    <w:multiLevelType w:val="hybridMultilevel"/>
    <w:tmpl w:val="FFEA4212"/>
    <w:lvl w:ilvl="0" w:tplc="FFCA72FA">
      <w:start w:val="1"/>
      <w:numFmt w:val="decimal"/>
      <w:lvlText w:val="%1."/>
      <w:lvlJc w:val="left"/>
    </w:lvl>
    <w:lvl w:ilvl="1" w:tplc="65723C64">
      <w:numFmt w:val="decimal"/>
      <w:lvlText w:val=""/>
      <w:lvlJc w:val="left"/>
    </w:lvl>
    <w:lvl w:ilvl="2" w:tplc="33E671D2">
      <w:numFmt w:val="decimal"/>
      <w:lvlText w:val=""/>
      <w:lvlJc w:val="left"/>
    </w:lvl>
    <w:lvl w:ilvl="3" w:tplc="F6D60C20">
      <w:numFmt w:val="decimal"/>
      <w:lvlText w:val=""/>
      <w:lvlJc w:val="left"/>
    </w:lvl>
    <w:lvl w:ilvl="4" w:tplc="6E1CB5AA">
      <w:numFmt w:val="decimal"/>
      <w:lvlText w:val=""/>
      <w:lvlJc w:val="left"/>
    </w:lvl>
    <w:lvl w:ilvl="5" w:tplc="A9387178">
      <w:numFmt w:val="decimal"/>
      <w:lvlText w:val=""/>
      <w:lvlJc w:val="left"/>
    </w:lvl>
    <w:lvl w:ilvl="6" w:tplc="88EC4224">
      <w:numFmt w:val="decimal"/>
      <w:lvlText w:val=""/>
      <w:lvlJc w:val="left"/>
    </w:lvl>
    <w:lvl w:ilvl="7" w:tplc="B002DE6A">
      <w:numFmt w:val="decimal"/>
      <w:lvlText w:val=""/>
      <w:lvlJc w:val="left"/>
    </w:lvl>
    <w:lvl w:ilvl="8" w:tplc="01B6165A">
      <w:numFmt w:val="decimal"/>
      <w:lvlText w:val=""/>
      <w:lvlJc w:val="left"/>
    </w:lvl>
  </w:abstractNum>
  <w:abstractNum w:abstractNumId="13" w15:restartNumberingAfterBreak="0">
    <w:nsid w:val="66334873"/>
    <w:multiLevelType w:val="hybridMultilevel"/>
    <w:tmpl w:val="42787ED8"/>
    <w:lvl w:ilvl="0" w:tplc="B2E44CBE">
      <w:start w:val="1"/>
      <w:numFmt w:val="bullet"/>
      <w:lvlText w:val="•"/>
      <w:lvlJc w:val="left"/>
    </w:lvl>
    <w:lvl w:ilvl="1" w:tplc="684CA870">
      <w:numFmt w:val="decimal"/>
      <w:lvlText w:val=""/>
      <w:lvlJc w:val="left"/>
    </w:lvl>
    <w:lvl w:ilvl="2" w:tplc="7C2E7652">
      <w:numFmt w:val="decimal"/>
      <w:lvlText w:val=""/>
      <w:lvlJc w:val="left"/>
    </w:lvl>
    <w:lvl w:ilvl="3" w:tplc="B59E1296">
      <w:numFmt w:val="decimal"/>
      <w:lvlText w:val=""/>
      <w:lvlJc w:val="left"/>
    </w:lvl>
    <w:lvl w:ilvl="4" w:tplc="78BA0AE4">
      <w:numFmt w:val="decimal"/>
      <w:lvlText w:val=""/>
      <w:lvlJc w:val="left"/>
    </w:lvl>
    <w:lvl w:ilvl="5" w:tplc="19F4F05C">
      <w:numFmt w:val="decimal"/>
      <w:lvlText w:val=""/>
      <w:lvlJc w:val="left"/>
    </w:lvl>
    <w:lvl w:ilvl="6" w:tplc="7D722464">
      <w:numFmt w:val="decimal"/>
      <w:lvlText w:val=""/>
      <w:lvlJc w:val="left"/>
    </w:lvl>
    <w:lvl w:ilvl="7" w:tplc="51827388">
      <w:numFmt w:val="decimal"/>
      <w:lvlText w:val=""/>
      <w:lvlJc w:val="left"/>
    </w:lvl>
    <w:lvl w:ilvl="8" w:tplc="A0765F0C">
      <w:numFmt w:val="decimal"/>
      <w:lvlText w:val=""/>
      <w:lvlJc w:val="left"/>
    </w:lvl>
  </w:abstractNum>
  <w:abstractNum w:abstractNumId="14" w15:restartNumberingAfterBreak="0">
    <w:nsid w:val="7A4748DB"/>
    <w:multiLevelType w:val="hybridMultilevel"/>
    <w:tmpl w:val="7C321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6421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7108447">
    <w:abstractNumId w:val="10"/>
  </w:num>
  <w:num w:numId="3" w16cid:durableId="1812284387">
    <w:abstractNumId w:val="0"/>
  </w:num>
  <w:num w:numId="4" w16cid:durableId="585267792">
    <w:abstractNumId w:val="2"/>
  </w:num>
  <w:num w:numId="5" w16cid:durableId="273902373">
    <w:abstractNumId w:val="6"/>
  </w:num>
  <w:num w:numId="6" w16cid:durableId="709762428">
    <w:abstractNumId w:val="3"/>
  </w:num>
  <w:num w:numId="7" w16cid:durableId="1590964178">
    <w:abstractNumId w:val="14"/>
  </w:num>
  <w:num w:numId="8" w16cid:durableId="1267738836">
    <w:abstractNumId w:val="4"/>
  </w:num>
  <w:num w:numId="9" w16cid:durableId="1969895844">
    <w:abstractNumId w:val="5"/>
  </w:num>
  <w:num w:numId="10" w16cid:durableId="395130828">
    <w:abstractNumId w:val="1"/>
  </w:num>
  <w:num w:numId="11" w16cid:durableId="1297905522">
    <w:abstractNumId w:val="11"/>
  </w:num>
  <w:num w:numId="12" w16cid:durableId="486240849">
    <w:abstractNumId w:val="12"/>
  </w:num>
  <w:num w:numId="13" w16cid:durableId="1652638962">
    <w:abstractNumId w:val="13"/>
  </w:num>
  <w:num w:numId="14" w16cid:durableId="750349208">
    <w:abstractNumId w:val="7"/>
  </w:num>
  <w:num w:numId="15" w16cid:durableId="1928265875">
    <w:abstractNumId w:val="9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hieu Chollet">
    <w15:presenceInfo w15:providerId="AD" w15:userId="S::Mathieu.Chollet@glasgow.ac.uk::905e4063-8d20-40e3-a428-0808e313a9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en-GB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76"/>
    <w:rsid w:val="00002C9A"/>
    <w:rsid w:val="00003669"/>
    <w:rsid w:val="0000500F"/>
    <w:rsid w:val="00005CD2"/>
    <w:rsid w:val="000113CF"/>
    <w:rsid w:val="000139CE"/>
    <w:rsid w:val="00014D3C"/>
    <w:rsid w:val="0001729C"/>
    <w:rsid w:val="00017591"/>
    <w:rsid w:val="000256AC"/>
    <w:rsid w:val="0002628B"/>
    <w:rsid w:val="00031C26"/>
    <w:rsid w:val="00033021"/>
    <w:rsid w:val="0003560B"/>
    <w:rsid w:val="00035654"/>
    <w:rsid w:val="00046429"/>
    <w:rsid w:val="00046442"/>
    <w:rsid w:val="000501A3"/>
    <w:rsid w:val="000501F5"/>
    <w:rsid w:val="00057C77"/>
    <w:rsid w:val="000604FF"/>
    <w:rsid w:val="0006073F"/>
    <w:rsid w:val="000617BE"/>
    <w:rsid w:val="000618E3"/>
    <w:rsid w:val="0006248E"/>
    <w:rsid w:val="00065DF3"/>
    <w:rsid w:val="00067CC6"/>
    <w:rsid w:val="000719A1"/>
    <w:rsid w:val="00071F23"/>
    <w:rsid w:val="000733A1"/>
    <w:rsid w:val="0007412B"/>
    <w:rsid w:val="00083A81"/>
    <w:rsid w:val="00084991"/>
    <w:rsid w:val="00084EF0"/>
    <w:rsid w:val="00092547"/>
    <w:rsid w:val="0009348C"/>
    <w:rsid w:val="000A766C"/>
    <w:rsid w:val="000B1448"/>
    <w:rsid w:val="000B242F"/>
    <w:rsid w:val="000B5674"/>
    <w:rsid w:val="000C1122"/>
    <w:rsid w:val="000C28AD"/>
    <w:rsid w:val="000C3FFD"/>
    <w:rsid w:val="000C7AE6"/>
    <w:rsid w:val="000D2BE8"/>
    <w:rsid w:val="000D5CE0"/>
    <w:rsid w:val="000E3DF9"/>
    <w:rsid w:val="000E51B5"/>
    <w:rsid w:val="000F53CA"/>
    <w:rsid w:val="000F7FF4"/>
    <w:rsid w:val="0010405D"/>
    <w:rsid w:val="00107237"/>
    <w:rsid w:val="001078B9"/>
    <w:rsid w:val="00110139"/>
    <w:rsid w:val="00111FF7"/>
    <w:rsid w:val="00113843"/>
    <w:rsid w:val="00114EDB"/>
    <w:rsid w:val="0011537F"/>
    <w:rsid w:val="0011777D"/>
    <w:rsid w:val="00120D43"/>
    <w:rsid w:val="00131E62"/>
    <w:rsid w:val="00137A4C"/>
    <w:rsid w:val="00140C87"/>
    <w:rsid w:val="001466F8"/>
    <w:rsid w:val="00146789"/>
    <w:rsid w:val="00150CC4"/>
    <w:rsid w:val="00150D34"/>
    <w:rsid w:val="0016302C"/>
    <w:rsid w:val="001643B2"/>
    <w:rsid w:val="00164D03"/>
    <w:rsid w:val="00164EBA"/>
    <w:rsid w:val="00170F68"/>
    <w:rsid w:val="00173055"/>
    <w:rsid w:val="00175CD8"/>
    <w:rsid w:val="00176B06"/>
    <w:rsid w:val="001772BB"/>
    <w:rsid w:val="00191046"/>
    <w:rsid w:val="00193A76"/>
    <w:rsid w:val="00193F6E"/>
    <w:rsid w:val="001970E3"/>
    <w:rsid w:val="001A43C9"/>
    <w:rsid w:val="001A685B"/>
    <w:rsid w:val="001B11B6"/>
    <w:rsid w:val="001B5007"/>
    <w:rsid w:val="001B5893"/>
    <w:rsid w:val="001D6170"/>
    <w:rsid w:val="001D7C22"/>
    <w:rsid w:val="001E14F3"/>
    <w:rsid w:val="001E36C7"/>
    <w:rsid w:val="001E6130"/>
    <w:rsid w:val="001E6304"/>
    <w:rsid w:val="001F1843"/>
    <w:rsid w:val="001F40CF"/>
    <w:rsid w:val="001F41F0"/>
    <w:rsid w:val="001F45B4"/>
    <w:rsid w:val="001F4DDC"/>
    <w:rsid w:val="002014CD"/>
    <w:rsid w:val="002019B7"/>
    <w:rsid w:val="002026AA"/>
    <w:rsid w:val="00202BCB"/>
    <w:rsid w:val="00206D55"/>
    <w:rsid w:val="002103CF"/>
    <w:rsid w:val="00210886"/>
    <w:rsid w:val="00212DAD"/>
    <w:rsid w:val="00213C48"/>
    <w:rsid w:val="00214E6E"/>
    <w:rsid w:val="00216B76"/>
    <w:rsid w:val="00217E8E"/>
    <w:rsid w:val="00220150"/>
    <w:rsid w:val="00222EFC"/>
    <w:rsid w:val="00227E87"/>
    <w:rsid w:val="00237B68"/>
    <w:rsid w:val="002442BB"/>
    <w:rsid w:val="0024504A"/>
    <w:rsid w:val="00247257"/>
    <w:rsid w:val="002501DD"/>
    <w:rsid w:val="002503B8"/>
    <w:rsid w:val="00251C86"/>
    <w:rsid w:val="002701AC"/>
    <w:rsid w:val="002718CE"/>
    <w:rsid w:val="00272D79"/>
    <w:rsid w:val="002761D8"/>
    <w:rsid w:val="00277646"/>
    <w:rsid w:val="00280B09"/>
    <w:rsid w:val="0028501A"/>
    <w:rsid w:val="00287737"/>
    <w:rsid w:val="002924DB"/>
    <w:rsid w:val="00293081"/>
    <w:rsid w:val="002937A9"/>
    <w:rsid w:val="002A27D1"/>
    <w:rsid w:val="002A604E"/>
    <w:rsid w:val="002B5199"/>
    <w:rsid w:val="002B5C5B"/>
    <w:rsid w:val="002D2F67"/>
    <w:rsid w:val="002D3898"/>
    <w:rsid w:val="002D4EF0"/>
    <w:rsid w:val="002E0B9D"/>
    <w:rsid w:val="002E1BD4"/>
    <w:rsid w:val="002E4868"/>
    <w:rsid w:val="002E54FD"/>
    <w:rsid w:val="002E5C53"/>
    <w:rsid w:val="002F17A2"/>
    <w:rsid w:val="002F1FA4"/>
    <w:rsid w:val="002F5201"/>
    <w:rsid w:val="002F754A"/>
    <w:rsid w:val="00302FCF"/>
    <w:rsid w:val="00307FCD"/>
    <w:rsid w:val="003135D9"/>
    <w:rsid w:val="00320184"/>
    <w:rsid w:val="0032096E"/>
    <w:rsid w:val="00320FA4"/>
    <w:rsid w:val="00324C90"/>
    <w:rsid w:val="00335718"/>
    <w:rsid w:val="00337AB9"/>
    <w:rsid w:val="00342D9D"/>
    <w:rsid w:val="00343420"/>
    <w:rsid w:val="003451D8"/>
    <w:rsid w:val="003515C2"/>
    <w:rsid w:val="00352825"/>
    <w:rsid w:val="00356C9A"/>
    <w:rsid w:val="0036025D"/>
    <w:rsid w:val="00361E3A"/>
    <w:rsid w:val="00362ADA"/>
    <w:rsid w:val="00367E5C"/>
    <w:rsid w:val="003709A8"/>
    <w:rsid w:val="00375F15"/>
    <w:rsid w:val="00381FCC"/>
    <w:rsid w:val="00382A9C"/>
    <w:rsid w:val="00386AB8"/>
    <w:rsid w:val="00396124"/>
    <w:rsid w:val="0039770A"/>
    <w:rsid w:val="003A3A7C"/>
    <w:rsid w:val="003A5C1B"/>
    <w:rsid w:val="003A5ED3"/>
    <w:rsid w:val="003A7294"/>
    <w:rsid w:val="003A765C"/>
    <w:rsid w:val="003B01D5"/>
    <w:rsid w:val="003B2C99"/>
    <w:rsid w:val="003B7733"/>
    <w:rsid w:val="003B7C26"/>
    <w:rsid w:val="003C52FE"/>
    <w:rsid w:val="003C60DD"/>
    <w:rsid w:val="003D588F"/>
    <w:rsid w:val="003F4B3C"/>
    <w:rsid w:val="003F5671"/>
    <w:rsid w:val="0040107D"/>
    <w:rsid w:val="00412FC9"/>
    <w:rsid w:val="00413A86"/>
    <w:rsid w:val="00414541"/>
    <w:rsid w:val="00417306"/>
    <w:rsid w:val="00417EFF"/>
    <w:rsid w:val="00424369"/>
    <w:rsid w:val="00425AB8"/>
    <w:rsid w:val="0043106D"/>
    <w:rsid w:val="004349E3"/>
    <w:rsid w:val="004472FA"/>
    <w:rsid w:val="00447B74"/>
    <w:rsid w:val="00453543"/>
    <w:rsid w:val="00454496"/>
    <w:rsid w:val="00457C14"/>
    <w:rsid w:val="00457C9A"/>
    <w:rsid w:val="0046731C"/>
    <w:rsid w:val="00467E04"/>
    <w:rsid w:val="00467E9C"/>
    <w:rsid w:val="004729F3"/>
    <w:rsid w:val="00472E99"/>
    <w:rsid w:val="00481CE4"/>
    <w:rsid w:val="00490439"/>
    <w:rsid w:val="0049563A"/>
    <w:rsid w:val="004957D3"/>
    <w:rsid w:val="004A0E04"/>
    <w:rsid w:val="004A194F"/>
    <w:rsid w:val="004A3AD1"/>
    <w:rsid w:val="004B3AFA"/>
    <w:rsid w:val="004C0170"/>
    <w:rsid w:val="004C22F9"/>
    <w:rsid w:val="004C35BA"/>
    <w:rsid w:val="004C3AD1"/>
    <w:rsid w:val="004C3DE9"/>
    <w:rsid w:val="004D18B6"/>
    <w:rsid w:val="004D7123"/>
    <w:rsid w:val="004D7DFC"/>
    <w:rsid w:val="004E1F97"/>
    <w:rsid w:val="004E20F8"/>
    <w:rsid w:val="004E4207"/>
    <w:rsid w:val="004E6F32"/>
    <w:rsid w:val="004E7530"/>
    <w:rsid w:val="004F1AF9"/>
    <w:rsid w:val="004F2A14"/>
    <w:rsid w:val="004F74E2"/>
    <w:rsid w:val="00500AA6"/>
    <w:rsid w:val="00502958"/>
    <w:rsid w:val="0050524A"/>
    <w:rsid w:val="00510D98"/>
    <w:rsid w:val="005112AB"/>
    <w:rsid w:val="00512BB2"/>
    <w:rsid w:val="005173FB"/>
    <w:rsid w:val="0052021B"/>
    <w:rsid w:val="005215C7"/>
    <w:rsid w:val="00523406"/>
    <w:rsid w:val="00524384"/>
    <w:rsid w:val="00533D12"/>
    <w:rsid w:val="00533FD3"/>
    <w:rsid w:val="00540346"/>
    <w:rsid w:val="00542A89"/>
    <w:rsid w:val="00542F93"/>
    <w:rsid w:val="00543D23"/>
    <w:rsid w:val="00544CE6"/>
    <w:rsid w:val="0054671B"/>
    <w:rsid w:val="005549E5"/>
    <w:rsid w:val="00573493"/>
    <w:rsid w:val="00573A8B"/>
    <w:rsid w:val="0059438A"/>
    <w:rsid w:val="005953E2"/>
    <w:rsid w:val="005963D9"/>
    <w:rsid w:val="005974E1"/>
    <w:rsid w:val="00597E0B"/>
    <w:rsid w:val="005A3A5A"/>
    <w:rsid w:val="005A44CC"/>
    <w:rsid w:val="005A6BE3"/>
    <w:rsid w:val="005A735A"/>
    <w:rsid w:val="005A7EEA"/>
    <w:rsid w:val="005B3485"/>
    <w:rsid w:val="005B3BA8"/>
    <w:rsid w:val="005B71F2"/>
    <w:rsid w:val="005C1F70"/>
    <w:rsid w:val="005C2C54"/>
    <w:rsid w:val="005C39C8"/>
    <w:rsid w:val="005C40E4"/>
    <w:rsid w:val="005C6597"/>
    <w:rsid w:val="005D1182"/>
    <w:rsid w:val="005D16BB"/>
    <w:rsid w:val="005D174F"/>
    <w:rsid w:val="005D577E"/>
    <w:rsid w:val="005D6940"/>
    <w:rsid w:val="005E0970"/>
    <w:rsid w:val="005E28CC"/>
    <w:rsid w:val="005E4E12"/>
    <w:rsid w:val="005E7F8B"/>
    <w:rsid w:val="005F0AFF"/>
    <w:rsid w:val="005F1967"/>
    <w:rsid w:val="005F2790"/>
    <w:rsid w:val="005F774B"/>
    <w:rsid w:val="0060068F"/>
    <w:rsid w:val="0060329F"/>
    <w:rsid w:val="006153D1"/>
    <w:rsid w:val="00622F4C"/>
    <w:rsid w:val="006233DB"/>
    <w:rsid w:val="00624138"/>
    <w:rsid w:val="006262BD"/>
    <w:rsid w:val="00630166"/>
    <w:rsid w:val="00631F07"/>
    <w:rsid w:val="00636DEF"/>
    <w:rsid w:val="006372A5"/>
    <w:rsid w:val="00640128"/>
    <w:rsid w:val="00646BE4"/>
    <w:rsid w:val="00650CF2"/>
    <w:rsid w:val="0065317D"/>
    <w:rsid w:val="0065532C"/>
    <w:rsid w:val="0065654C"/>
    <w:rsid w:val="00656B5C"/>
    <w:rsid w:val="006608FD"/>
    <w:rsid w:val="00660BA5"/>
    <w:rsid w:val="00661867"/>
    <w:rsid w:val="006624F6"/>
    <w:rsid w:val="00663ABF"/>
    <w:rsid w:val="00665ED4"/>
    <w:rsid w:val="00670ED9"/>
    <w:rsid w:val="00672D95"/>
    <w:rsid w:val="0068005B"/>
    <w:rsid w:val="00681732"/>
    <w:rsid w:val="00683387"/>
    <w:rsid w:val="006835DF"/>
    <w:rsid w:val="006848D9"/>
    <w:rsid w:val="00685D89"/>
    <w:rsid w:val="006919F7"/>
    <w:rsid w:val="0069662D"/>
    <w:rsid w:val="00696CCC"/>
    <w:rsid w:val="006A0CD2"/>
    <w:rsid w:val="006A1F19"/>
    <w:rsid w:val="006A4542"/>
    <w:rsid w:val="006A4C7D"/>
    <w:rsid w:val="006A4EFB"/>
    <w:rsid w:val="006B331C"/>
    <w:rsid w:val="006B7B3D"/>
    <w:rsid w:val="006C19BB"/>
    <w:rsid w:val="006C4C7E"/>
    <w:rsid w:val="006D23DB"/>
    <w:rsid w:val="006E708F"/>
    <w:rsid w:val="006F370F"/>
    <w:rsid w:val="00703E5C"/>
    <w:rsid w:val="007105CB"/>
    <w:rsid w:val="00712430"/>
    <w:rsid w:val="00720CEF"/>
    <w:rsid w:val="007218E6"/>
    <w:rsid w:val="007226B9"/>
    <w:rsid w:val="00723BF2"/>
    <w:rsid w:val="007261CB"/>
    <w:rsid w:val="00735B1F"/>
    <w:rsid w:val="00736613"/>
    <w:rsid w:val="00736802"/>
    <w:rsid w:val="00740F8C"/>
    <w:rsid w:val="00745AC9"/>
    <w:rsid w:val="00755CC0"/>
    <w:rsid w:val="00757096"/>
    <w:rsid w:val="00761F2C"/>
    <w:rsid w:val="00764523"/>
    <w:rsid w:val="007657F9"/>
    <w:rsid w:val="007677C1"/>
    <w:rsid w:val="00773041"/>
    <w:rsid w:val="00777593"/>
    <w:rsid w:val="00777C35"/>
    <w:rsid w:val="007823BD"/>
    <w:rsid w:val="00783B62"/>
    <w:rsid w:val="00784E4D"/>
    <w:rsid w:val="00790D6F"/>
    <w:rsid w:val="007A13CD"/>
    <w:rsid w:val="007B3DA5"/>
    <w:rsid w:val="007C01E0"/>
    <w:rsid w:val="007C08AE"/>
    <w:rsid w:val="007E00BF"/>
    <w:rsid w:val="007F1748"/>
    <w:rsid w:val="007F2905"/>
    <w:rsid w:val="007F3A8C"/>
    <w:rsid w:val="007F5E10"/>
    <w:rsid w:val="007F6EBD"/>
    <w:rsid w:val="00806432"/>
    <w:rsid w:val="00811897"/>
    <w:rsid w:val="00811A20"/>
    <w:rsid w:val="008209F6"/>
    <w:rsid w:val="00825765"/>
    <w:rsid w:val="0082625A"/>
    <w:rsid w:val="00826A16"/>
    <w:rsid w:val="00826F90"/>
    <w:rsid w:val="00832EE8"/>
    <w:rsid w:val="00835116"/>
    <w:rsid w:val="00836AB9"/>
    <w:rsid w:val="00840A28"/>
    <w:rsid w:val="00843C60"/>
    <w:rsid w:val="0084462F"/>
    <w:rsid w:val="00852A44"/>
    <w:rsid w:val="0085558E"/>
    <w:rsid w:val="0085784A"/>
    <w:rsid w:val="00862CF3"/>
    <w:rsid w:val="008635E1"/>
    <w:rsid w:val="008660A2"/>
    <w:rsid w:val="008665BC"/>
    <w:rsid w:val="00871273"/>
    <w:rsid w:val="00872237"/>
    <w:rsid w:val="00876D6A"/>
    <w:rsid w:val="00882A51"/>
    <w:rsid w:val="008838C7"/>
    <w:rsid w:val="00886059"/>
    <w:rsid w:val="008917F0"/>
    <w:rsid w:val="00891C48"/>
    <w:rsid w:val="00895EC9"/>
    <w:rsid w:val="008961D7"/>
    <w:rsid w:val="00896402"/>
    <w:rsid w:val="008A18ED"/>
    <w:rsid w:val="008A2608"/>
    <w:rsid w:val="008A3A7F"/>
    <w:rsid w:val="008A58DE"/>
    <w:rsid w:val="008B07C9"/>
    <w:rsid w:val="008B2B13"/>
    <w:rsid w:val="008B3FF0"/>
    <w:rsid w:val="008B4298"/>
    <w:rsid w:val="008B47A8"/>
    <w:rsid w:val="008B4DFB"/>
    <w:rsid w:val="008C030A"/>
    <w:rsid w:val="008C65E9"/>
    <w:rsid w:val="008D2B9A"/>
    <w:rsid w:val="008D7BC0"/>
    <w:rsid w:val="008D7D54"/>
    <w:rsid w:val="008E0F7D"/>
    <w:rsid w:val="008E1510"/>
    <w:rsid w:val="008E5175"/>
    <w:rsid w:val="008E7382"/>
    <w:rsid w:val="008E74CB"/>
    <w:rsid w:val="008E77F2"/>
    <w:rsid w:val="008F3E96"/>
    <w:rsid w:val="008F5661"/>
    <w:rsid w:val="00900A2D"/>
    <w:rsid w:val="009019DB"/>
    <w:rsid w:val="009021F2"/>
    <w:rsid w:val="009030F5"/>
    <w:rsid w:val="00903711"/>
    <w:rsid w:val="00907C8C"/>
    <w:rsid w:val="00916E28"/>
    <w:rsid w:val="00931D93"/>
    <w:rsid w:val="00932A7D"/>
    <w:rsid w:val="00932BFB"/>
    <w:rsid w:val="009345C6"/>
    <w:rsid w:val="009367AD"/>
    <w:rsid w:val="00936F82"/>
    <w:rsid w:val="0094130B"/>
    <w:rsid w:val="00941EF3"/>
    <w:rsid w:val="00944659"/>
    <w:rsid w:val="00944782"/>
    <w:rsid w:val="0094540F"/>
    <w:rsid w:val="0094612A"/>
    <w:rsid w:val="00957AC5"/>
    <w:rsid w:val="0096189E"/>
    <w:rsid w:val="00961D74"/>
    <w:rsid w:val="00961FFE"/>
    <w:rsid w:val="00967C32"/>
    <w:rsid w:val="00973DBA"/>
    <w:rsid w:val="00982FCD"/>
    <w:rsid w:val="0098449B"/>
    <w:rsid w:val="0098790E"/>
    <w:rsid w:val="00991E1F"/>
    <w:rsid w:val="00992482"/>
    <w:rsid w:val="00993A0B"/>
    <w:rsid w:val="00995BE2"/>
    <w:rsid w:val="009A04C6"/>
    <w:rsid w:val="009A1132"/>
    <w:rsid w:val="009A1A42"/>
    <w:rsid w:val="009A56D1"/>
    <w:rsid w:val="009A6333"/>
    <w:rsid w:val="009A6B6F"/>
    <w:rsid w:val="009B23A6"/>
    <w:rsid w:val="009B2779"/>
    <w:rsid w:val="009B34BF"/>
    <w:rsid w:val="009B5D79"/>
    <w:rsid w:val="009C02AD"/>
    <w:rsid w:val="009C7BDA"/>
    <w:rsid w:val="009D0D06"/>
    <w:rsid w:val="009D1FD3"/>
    <w:rsid w:val="009D2BFE"/>
    <w:rsid w:val="009D2F9B"/>
    <w:rsid w:val="009D44F6"/>
    <w:rsid w:val="009E0708"/>
    <w:rsid w:val="009E6EED"/>
    <w:rsid w:val="009F1140"/>
    <w:rsid w:val="009F5769"/>
    <w:rsid w:val="009F78BD"/>
    <w:rsid w:val="00A03587"/>
    <w:rsid w:val="00A039E1"/>
    <w:rsid w:val="00A101EB"/>
    <w:rsid w:val="00A13229"/>
    <w:rsid w:val="00A2639A"/>
    <w:rsid w:val="00A27067"/>
    <w:rsid w:val="00A308A6"/>
    <w:rsid w:val="00A33D6B"/>
    <w:rsid w:val="00A34E98"/>
    <w:rsid w:val="00A45640"/>
    <w:rsid w:val="00A54187"/>
    <w:rsid w:val="00A574BB"/>
    <w:rsid w:val="00A62691"/>
    <w:rsid w:val="00A62F68"/>
    <w:rsid w:val="00A65C71"/>
    <w:rsid w:val="00A7161F"/>
    <w:rsid w:val="00A71C31"/>
    <w:rsid w:val="00A732DB"/>
    <w:rsid w:val="00A8009F"/>
    <w:rsid w:val="00A853CF"/>
    <w:rsid w:val="00A8542F"/>
    <w:rsid w:val="00A910CF"/>
    <w:rsid w:val="00A93C89"/>
    <w:rsid w:val="00A9508E"/>
    <w:rsid w:val="00A97FB7"/>
    <w:rsid w:val="00AA3045"/>
    <w:rsid w:val="00AA55E8"/>
    <w:rsid w:val="00AA67C4"/>
    <w:rsid w:val="00AB04DC"/>
    <w:rsid w:val="00AC4D50"/>
    <w:rsid w:val="00AD0165"/>
    <w:rsid w:val="00AD1528"/>
    <w:rsid w:val="00AD2FB8"/>
    <w:rsid w:val="00AD50C6"/>
    <w:rsid w:val="00AE0151"/>
    <w:rsid w:val="00AE4DF8"/>
    <w:rsid w:val="00AE5851"/>
    <w:rsid w:val="00AE5D61"/>
    <w:rsid w:val="00AF7814"/>
    <w:rsid w:val="00B008CC"/>
    <w:rsid w:val="00B00A70"/>
    <w:rsid w:val="00B02F4C"/>
    <w:rsid w:val="00B0474D"/>
    <w:rsid w:val="00B05524"/>
    <w:rsid w:val="00B10119"/>
    <w:rsid w:val="00B11334"/>
    <w:rsid w:val="00B12455"/>
    <w:rsid w:val="00B16FDC"/>
    <w:rsid w:val="00B17E2D"/>
    <w:rsid w:val="00B23313"/>
    <w:rsid w:val="00B24515"/>
    <w:rsid w:val="00B33214"/>
    <w:rsid w:val="00B3473C"/>
    <w:rsid w:val="00B3546D"/>
    <w:rsid w:val="00B42805"/>
    <w:rsid w:val="00B42BEE"/>
    <w:rsid w:val="00B65A69"/>
    <w:rsid w:val="00B70F2C"/>
    <w:rsid w:val="00B73297"/>
    <w:rsid w:val="00B76C44"/>
    <w:rsid w:val="00B80BED"/>
    <w:rsid w:val="00B80F6D"/>
    <w:rsid w:val="00B818F6"/>
    <w:rsid w:val="00B81DEE"/>
    <w:rsid w:val="00B84A72"/>
    <w:rsid w:val="00B85D6E"/>
    <w:rsid w:val="00B86810"/>
    <w:rsid w:val="00B90130"/>
    <w:rsid w:val="00B958EA"/>
    <w:rsid w:val="00B95A0E"/>
    <w:rsid w:val="00B9646B"/>
    <w:rsid w:val="00B967F9"/>
    <w:rsid w:val="00BA09D8"/>
    <w:rsid w:val="00BA1CDE"/>
    <w:rsid w:val="00BA6A9D"/>
    <w:rsid w:val="00BA74A7"/>
    <w:rsid w:val="00BB0809"/>
    <w:rsid w:val="00BB1031"/>
    <w:rsid w:val="00BB51EF"/>
    <w:rsid w:val="00BB625F"/>
    <w:rsid w:val="00BC04AE"/>
    <w:rsid w:val="00BC231D"/>
    <w:rsid w:val="00BC2EE8"/>
    <w:rsid w:val="00BC316E"/>
    <w:rsid w:val="00BC3E96"/>
    <w:rsid w:val="00BC45ED"/>
    <w:rsid w:val="00BC6856"/>
    <w:rsid w:val="00BD3160"/>
    <w:rsid w:val="00BD6724"/>
    <w:rsid w:val="00BE0B85"/>
    <w:rsid w:val="00BE1C8B"/>
    <w:rsid w:val="00BE2223"/>
    <w:rsid w:val="00BE3933"/>
    <w:rsid w:val="00BE3F16"/>
    <w:rsid w:val="00BF1E5F"/>
    <w:rsid w:val="00BF3964"/>
    <w:rsid w:val="00C00253"/>
    <w:rsid w:val="00C018D2"/>
    <w:rsid w:val="00C063DF"/>
    <w:rsid w:val="00C07628"/>
    <w:rsid w:val="00C07913"/>
    <w:rsid w:val="00C100EE"/>
    <w:rsid w:val="00C17EE0"/>
    <w:rsid w:val="00C20394"/>
    <w:rsid w:val="00C20C11"/>
    <w:rsid w:val="00C30D58"/>
    <w:rsid w:val="00C328E6"/>
    <w:rsid w:val="00C34914"/>
    <w:rsid w:val="00C35C07"/>
    <w:rsid w:val="00C37E8D"/>
    <w:rsid w:val="00C37F4D"/>
    <w:rsid w:val="00C42DA3"/>
    <w:rsid w:val="00C42F31"/>
    <w:rsid w:val="00C440B4"/>
    <w:rsid w:val="00C514C2"/>
    <w:rsid w:val="00C56C9E"/>
    <w:rsid w:val="00C57981"/>
    <w:rsid w:val="00C650E3"/>
    <w:rsid w:val="00C66A3A"/>
    <w:rsid w:val="00C74019"/>
    <w:rsid w:val="00C7402E"/>
    <w:rsid w:val="00C74E37"/>
    <w:rsid w:val="00C75404"/>
    <w:rsid w:val="00C769D4"/>
    <w:rsid w:val="00C76B49"/>
    <w:rsid w:val="00C8119E"/>
    <w:rsid w:val="00C81888"/>
    <w:rsid w:val="00C841DE"/>
    <w:rsid w:val="00C84C2B"/>
    <w:rsid w:val="00C879E6"/>
    <w:rsid w:val="00C924AD"/>
    <w:rsid w:val="00C933BA"/>
    <w:rsid w:val="00C94837"/>
    <w:rsid w:val="00C96928"/>
    <w:rsid w:val="00CA36F5"/>
    <w:rsid w:val="00CA7A70"/>
    <w:rsid w:val="00CA7C20"/>
    <w:rsid w:val="00CB32A9"/>
    <w:rsid w:val="00CB38DE"/>
    <w:rsid w:val="00CB54F2"/>
    <w:rsid w:val="00CB5AD1"/>
    <w:rsid w:val="00CC004B"/>
    <w:rsid w:val="00CC33D3"/>
    <w:rsid w:val="00CC62B5"/>
    <w:rsid w:val="00CD1A76"/>
    <w:rsid w:val="00CD3F86"/>
    <w:rsid w:val="00CD429E"/>
    <w:rsid w:val="00CD4832"/>
    <w:rsid w:val="00CE08CD"/>
    <w:rsid w:val="00CE0B7D"/>
    <w:rsid w:val="00CE13CA"/>
    <w:rsid w:val="00CE313C"/>
    <w:rsid w:val="00CE556A"/>
    <w:rsid w:val="00CE56F1"/>
    <w:rsid w:val="00CE63AB"/>
    <w:rsid w:val="00CE6A15"/>
    <w:rsid w:val="00CE7DAC"/>
    <w:rsid w:val="00CF2AAC"/>
    <w:rsid w:val="00CF2C36"/>
    <w:rsid w:val="00D00B5F"/>
    <w:rsid w:val="00D01727"/>
    <w:rsid w:val="00D07CB6"/>
    <w:rsid w:val="00D07EBC"/>
    <w:rsid w:val="00D13C03"/>
    <w:rsid w:val="00D14C92"/>
    <w:rsid w:val="00D25DAC"/>
    <w:rsid w:val="00D31772"/>
    <w:rsid w:val="00D33485"/>
    <w:rsid w:val="00D33CD2"/>
    <w:rsid w:val="00D36ADD"/>
    <w:rsid w:val="00D401BF"/>
    <w:rsid w:val="00D40B23"/>
    <w:rsid w:val="00D4220F"/>
    <w:rsid w:val="00D44698"/>
    <w:rsid w:val="00D46153"/>
    <w:rsid w:val="00D53C5F"/>
    <w:rsid w:val="00D610D4"/>
    <w:rsid w:val="00D63362"/>
    <w:rsid w:val="00D65261"/>
    <w:rsid w:val="00D65FE0"/>
    <w:rsid w:val="00D66FD6"/>
    <w:rsid w:val="00D702E5"/>
    <w:rsid w:val="00D72F40"/>
    <w:rsid w:val="00D765D4"/>
    <w:rsid w:val="00D8100A"/>
    <w:rsid w:val="00D83BB3"/>
    <w:rsid w:val="00D86168"/>
    <w:rsid w:val="00D87953"/>
    <w:rsid w:val="00D90797"/>
    <w:rsid w:val="00D949C0"/>
    <w:rsid w:val="00D952FE"/>
    <w:rsid w:val="00DA1BBD"/>
    <w:rsid w:val="00DA2DFD"/>
    <w:rsid w:val="00DA38F5"/>
    <w:rsid w:val="00DA480F"/>
    <w:rsid w:val="00DC05EB"/>
    <w:rsid w:val="00DC3A3B"/>
    <w:rsid w:val="00DC58E3"/>
    <w:rsid w:val="00DD16F2"/>
    <w:rsid w:val="00DE11AC"/>
    <w:rsid w:val="00DE316C"/>
    <w:rsid w:val="00DE49A2"/>
    <w:rsid w:val="00DE6D21"/>
    <w:rsid w:val="00DF0EE0"/>
    <w:rsid w:val="00DF1041"/>
    <w:rsid w:val="00DF2453"/>
    <w:rsid w:val="00E0594B"/>
    <w:rsid w:val="00E13A7E"/>
    <w:rsid w:val="00E14FB2"/>
    <w:rsid w:val="00E168F3"/>
    <w:rsid w:val="00E339A4"/>
    <w:rsid w:val="00E35174"/>
    <w:rsid w:val="00E42327"/>
    <w:rsid w:val="00E423E8"/>
    <w:rsid w:val="00E4262F"/>
    <w:rsid w:val="00E44738"/>
    <w:rsid w:val="00E44A06"/>
    <w:rsid w:val="00E50EAF"/>
    <w:rsid w:val="00E51C59"/>
    <w:rsid w:val="00E63FA0"/>
    <w:rsid w:val="00E66D8A"/>
    <w:rsid w:val="00E70180"/>
    <w:rsid w:val="00E7090A"/>
    <w:rsid w:val="00E733ED"/>
    <w:rsid w:val="00E74A99"/>
    <w:rsid w:val="00E775D6"/>
    <w:rsid w:val="00E80AA4"/>
    <w:rsid w:val="00E82E4B"/>
    <w:rsid w:val="00E855D7"/>
    <w:rsid w:val="00E86AD8"/>
    <w:rsid w:val="00E936FC"/>
    <w:rsid w:val="00E9449E"/>
    <w:rsid w:val="00E954A2"/>
    <w:rsid w:val="00EA1BBC"/>
    <w:rsid w:val="00EA2166"/>
    <w:rsid w:val="00EA3D2D"/>
    <w:rsid w:val="00EA78C6"/>
    <w:rsid w:val="00EB0900"/>
    <w:rsid w:val="00EB56D8"/>
    <w:rsid w:val="00EB6F42"/>
    <w:rsid w:val="00EB71B7"/>
    <w:rsid w:val="00EC0FE8"/>
    <w:rsid w:val="00EC3263"/>
    <w:rsid w:val="00EC4E95"/>
    <w:rsid w:val="00EC792D"/>
    <w:rsid w:val="00ED0034"/>
    <w:rsid w:val="00ED275F"/>
    <w:rsid w:val="00ED5545"/>
    <w:rsid w:val="00ED7635"/>
    <w:rsid w:val="00EE66F7"/>
    <w:rsid w:val="00EE7746"/>
    <w:rsid w:val="00EF3D94"/>
    <w:rsid w:val="00EF465F"/>
    <w:rsid w:val="00EF6EAC"/>
    <w:rsid w:val="00F06661"/>
    <w:rsid w:val="00F06CA0"/>
    <w:rsid w:val="00F0723A"/>
    <w:rsid w:val="00F07558"/>
    <w:rsid w:val="00F10CC8"/>
    <w:rsid w:val="00F1456A"/>
    <w:rsid w:val="00F20E85"/>
    <w:rsid w:val="00F25273"/>
    <w:rsid w:val="00F27FDD"/>
    <w:rsid w:val="00F3181A"/>
    <w:rsid w:val="00F35077"/>
    <w:rsid w:val="00F42130"/>
    <w:rsid w:val="00F46CA8"/>
    <w:rsid w:val="00F511CD"/>
    <w:rsid w:val="00F52A73"/>
    <w:rsid w:val="00F6053E"/>
    <w:rsid w:val="00F643FF"/>
    <w:rsid w:val="00F65673"/>
    <w:rsid w:val="00F65CBE"/>
    <w:rsid w:val="00F7036C"/>
    <w:rsid w:val="00F73B97"/>
    <w:rsid w:val="00F74FC3"/>
    <w:rsid w:val="00F772DA"/>
    <w:rsid w:val="00F8552F"/>
    <w:rsid w:val="00F8610A"/>
    <w:rsid w:val="00F907FA"/>
    <w:rsid w:val="00FA30B2"/>
    <w:rsid w:val="00FA321C"/>
    <w:rsid w:val="00FA6235"/>
    <w:rsid w:val="00FB3A1B"/>
    <w:rsid w:val="00FC163B"/>
    <w:rsid w:val="00FC2EC9"/>
    <w:rsid w:val="00FC4F8E"/>
    <w:rsid w:val="00FC6DC5"/>
    <w:rsid w:val="00FD08FB"/>
    <w:rsid w:val="00FD4882"/>
    <w:rsid w:val="00FD6F49"/>
    <w:rsid w:val="00FE4E87"/>
    <w:rsid w:val="00FE6508"/>
    <w:rsid w:val="00FE65DC"/>
    <w:rsid w:val="00FF2910"/>
    <w:rsid w:val="034204AD"/>
    <w:rsid w:val="048FE4AF"/>
    <w:rsid w:val="0EA9E322"/>
    <w:rsid w:val="13FDA7F6"/>
    <w:rsid w:val="16480633"/>
    <w:rsid w:val="17653546"/>
    <w:rsid w:val="177EF5E0"/>
    <w:rsid w:val="1BA365A9"/>
    <w:rsid w:val="1F142741"/>
    <w:rsid w:val="1FF8D066"/>
    <w:rsid w:val="20539B27"/>
    <w:rsid w:val="209F7667"/>
    <w:rsid w:val="232A2C51"/>
    <w:rsid w:val="25B12C36"/>
    <w:rsid w:val="2DEDA89F"/>
    <w:rsid w:val="30B69E68"/>
    <w:rsid w:val="34A867DE"/>
    <w:rsid w:val="390D64E8"/>
    <w:rsid w:val="3BA64C0F"/>
    <w:rsid w:val="3DADB1CF"/>
    <w:rsid w:val="43DEA595"/>
    <w:rsid w:val="4620A0C5"/>
    <w:rsid w:val="4CF3DB6F"/>
    <w:rsid w:val="51199790"/>
    <w:rsid w:val="52BDACC2"/>
    <w:rsid w:val="55C19BFC"/>
    <w:rsid w:val="5888C6AD"/>
    <w:rsid w:val="59BC31D6"/>
    <w:rsid w:val="5CB9F6B8"/>
    <w:rsid w:val="62456B8F"/>
    <w:rsid w:val="63F3CDF9"/>
    <w:rsid w:val="6510862D"/>
    <w:rsid w:val="657CBA0F"/>
    <w:rsid w:val="65EEF385"/>
    <w:rsid w:val="6CA13635"/>
    <w:rsid w:val="6DD9F79D"/>
    <w:rsid w:val="722AD90E"/>
    <w:rsid w:val="77C51EAC"/>
    <w:rsid w:val="7D09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20F2F"/>
  <w15:chartTrackingRefBased/>
  <w15:docId w15:val="{A4C574C8-23AA-4929-A5CC-A0CF3258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ind w:right="-720"/>
      <w:jc w:val="center"/>
      <w:outlineLvl w:val="0"/>
    </w:pPr>
    <w:rPr>
      <w:b/>
      <w:sz w:val="24"/>
      <w:u w:val="single"/>
      <w:lang w:val="en-GB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  <w:lang w:val="en-GB"/>
    </w:rPr>
  </w:style>
  <w:style w:type="paragraph" w:styleId="Heading5">
    <w:name w:val="heading 5"/>
    <w:basedOn w:val="Normal"/>
    <w:next w:val="Normal"/>
    <w:qFormat/>
    <w:pPr>
      <w:keepNext/>
      <w:tabs>
        <w:tab w:val="left" w:pos="720"/>
        <w:tab w:val="left" w:pos="6480"/>
        <w:tab w:val="left" w:pos="8820"/>
      </w:tabs>
      <w:ind w:right="-36"/>
      <w:jc w:val="both"/>
      <w:outlineLvl w:val="4"/>
    </w:pPr>
    <w:rPr>
      <w:b/>
      <w:bCs/>
      <w:sz w:val="24"/>
    </w:rPr>
  </w:style>
  <w:style w:type="paragraph" w:styleId="Heading6">
    <w:name w:val="heading 6"/>
    <w:basedOn w:val="Normal"/>
    <w:next w:val="Normal"/>
    <w:qFormat/>
    <w:pPr>
      <w:keepNext/>
      <w:tabs>
        <w:tab w:val="left" w:pos="720"/>
        <w:tab w:val="left" w:pos="6480"/>
        <w:tab w:val="left" w:pos="8820"/>
      </w:tabs>
      <w:ind w:right="-36"/>
      <w:jc w:val="both"/>
      <w:outlineLvl w:val="5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Helvetica" w:hAnsi="Helvetica"/>
      <w:b/>
      <w:sz w:val="24"/>
      <w:lang w:val="en-GB"/>
    </w:rPr>
  </w:style>
  <w:style w:type="paragraph" w:customStyle="1" w:styleId="names">
    <w:name w:val="names"/>
    <w:basedOn w:val="Normal"/>
    <w:pPr>
      <w:jc w:val="center"/>
    </w:pPr>
    <w:rPr>
      <w:rFonts w:ascii="Courier" w:hAnsi="Courier"/>
      <w:lang w:val="en-GB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 New" w:hAnsi="Courier New"/>
    </w:rPr>
  </w:style>
  <w:style w:type="paragraph" w:styleId="Subtitle">
    <w:name w:val="Subtitle"/>
    <w:basedOn w:val="Normal"/>
    <w:qFormat/>
    <w:pPr>
      <w:ind w:left="-1800"/>
      <w:jc w:val="center"/>
    </w:pPr>
    <w:rPr>
      <w:rFonts w:ascii="Helvetica" w:hAnsi="Helvetica"/>
      <w:b/>
      <w:sz w:val="24"/>
      <w:lang w:val="en-GB"/>
    </w:rPr>
  </w:style>
  <w:style w:type="paragraph" w:styleId="BodyText">
    <w:name w:val="Body Text"/>
    <w:basedOn w:val="Normal"/>
    <w:pPr>
      <w:ind w:right="-720"/>
    </w:pPr>
    <w:rPr>
      <w:sz w:val="24"/>
    </w:rPr>
  </w:style>
  <w:style w:type="paragraph" w:styleId="BodyText2">
    <w:name w:val="Body Text 2"/>
    <w:basedOn w:val="Normal"/>
    <w:pPr>
      <w:ind w:right="-36"/>
    </w:pPr>
    <w:rPr>
      <w:rFonts w:ascii="Courier New" w:hAnsi="Courier New"/>
      <w:i/>
      <w:snapToGrid w:val="0"/>
    </w:rPr>
  </w:style>
  <w:style w:type="paragraph" w:styleId="BodyText3">
    <w:name w:val="Body Text 3"/>
    <w:basedOn w:val="Normal"/>
    <w:pPr>
      <w:jc w:val="both"/>
    </w:pPr>
    <w:rPr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rsid w:val="008660A2"/>
    <w:rPr>
      <w:color w:val="0000FF"/>
      <w:u w:val="single"/>
    </w:rPr>
  </w:style>
  <w:style w:type="paragraph" w:customStyle="1" w:styleId="ColourfulListAccent11">
    <w:name w:val="Colourful List – Accent 11"/>
    <w:basedOn w:val="Normal"/>
    <w:uiPriority w:val="34"/>
    <w:qFormat/>
    <w:rsid w:val="00F65673"/>
    <w:pPr>
      <w:ind w:left="720"/>
    </w:pPr>
  </w:style>
  <w:style w:type="character" w:customStyle="1" w:styleId="HeaderChar">
    <w:name w:val="Header Char"/>
    <w:link w:val="Header"/>
    <w:rsid w:val="00BC316E"/>
    <w:rPr>
      <w:lang w:val="en-US" w:eastAsia="en-US"/>
    </w:rPr>
  </w:style>
  <w:style w:type="character" w:styleId="FollowedHyperlink">
    <w:name w:val="FollowedHyperlink"/>
    <w:rsid w:val="00BC316E"/>
    <w:rPr>
      <w:color w:val="800080"/>
      <w:u w:val="single"/>
    </w:rPr>
  </w:style>
  <w:style w:type="character" w:customStyle="1" w:styleId="FooterChar">
    <w:name w:val="Footer Char"/>
    <w:link w:val="Footer"/>
    <w:uiPriority w:val="99"/>
    <w:rsid w:val="007226B9"/>
    <w:rPr>
      <w:lang w:val="en-US" w:eastAsia="en-US"/>
    </w:rPr>
  </w:style>
  <w:style w:type="paragraph" w:styleId="BalloonText">
    <w:name w:val="Balloon Text"/>
    <w:basedOn w:val="Normal"/>
    <w:link w:val="BalloonTextChar"/>
    <w:rsid w:val="00C37E8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C37E8D"/>
    <w:rPr>
      <w:rFonts w:ascii="Lucida Grande" w:hAnsi="Lucida Grande"/>
      <w:sz w:val="18"/>
      <w:szCs w:val="18"/>
      <w:lang w:val="en-US"/>
    </w:rPr>
  </w:style>
  <w:style w:type="paragraph" w:customStyle="1" w:styleId="ColourfulShadingAccent11">
    <w:name w:val="Colourful Shading – Accent 11"/>
    <w:hidden/>
    <w:uiPriority w:val="71"/>
    <w:rsid w:val="00AE0151"/>
    <w:rPr>
      <w:lang w:eastAsia="en-US"/>
    </w:rPr>
  </w:style>
  <w:style w:type="paragraph" w:styleId="Revision">
    <w:name w:val="Revision"/>
    <w:hidden/>
    <w:uiPriority w:val="99"/>
    <w:semiHidden/>
    <w:rsid w:val="005F774B"/>
    <w:rPr>
      <w:lang w:eastAsia="en-US"/>
    </w:rPr>
  </w:style>
  <w:style w:type="paragraph" w:customStyle="1" w:styleId="paragraph">
    <w:name w:val="paragraph"/>
    <w:basedOn w:val="Normal"/>
    <w:rsid w:val="009E6EED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9E6EED"/>
  </w:style>
  <w:style w:type="character" w:customStyle="1" w:styleId="eop">
    <w:name w:val="eop"/>
    <w:basedOn w:val="DefaultParagraphFont"/>
    <w:rsid w:val="009E6EED"/>
  </w:style>
  <w:style w:type="character" w:styleId="UnresolvedMention">
    <w:name w:val="Unresolved Mention"/>
    <w:uiPriority w:val="99"/>
    <w:semiHidden/>
    <w:unhideWhenUsed/>
    <w:rsid w:val="00212DAD"/>
    <w:rPr>
      <w:color w:val="605E5C"/>
      <w:shd w:val="clear" w:color="auto" w:fill="E1DFDD"/>
    </w:rPr>
  </w:style>
  <w:style w:type="table" w:styleId="TableGrid">
    <w:name w:val="Table Grid"/>
    <w:basedOn w:val="TableNormal"/>
    <w:rsid w:val="001F4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9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63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75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6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6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4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1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29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7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1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8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9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6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5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7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9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2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67D38E5D580C4AA1097846D2152730" ma:contentTypeVersion="3" ma:contentTypeDescription="Create a new document." ma:contentTypeScope="" ma:versionID="3657529a8441e43d25742b0f8f171221">
  <xsd:schema xmlns:xsd="http://www.w3.org/2001/XMLSchema" xmlns:xs="http://www.w3.org/2001/XMLSchema" xmlns:p="http://schemas.microsoft.com/office/2006/metadata/properties" xmlns:ns2="dacf5f0e-e39e-4a40-9a51-1f76fb48d64b" targetNamespace="http://schemas.microsoft.com/office/2006/metadata/properties" ma:root="true" ma:fieldsID="1bc55621b877515fb55d8038eadf9fde" ns2:_="">
    <xsd:import namespace="dacf5f0e-e39e-4a40-9a51-1f76fb48d6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f5f0e-e39e-4a40-9a51-1f76fb48d6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E0C8D0-7271-4768-9D06-A79471C7A9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AF1821-55CA-48FD-B54A-409DDAB781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cf5f0e-e39e-4a40-9a51-1f76fb48d6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DBBEB1-B26A-40E6-A0F0-B79142EE1A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220</Words>
  <Characters>1155</Characters>
  <Application>Microsoft Office Word</Application>
  <DocSecurity>0</DocSecurity>
  <Lines>25</Lines>
  <Paragraphs>7</Paragraphs>
  <ScaleCrop>false</ScaleCrop>
  <Company>University of Glasgow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WAD2 Design Specification</dc:title>
  <dc:subject/>
  <dc:creator>David Manlove</dc:creator>
  <cp:keywords/>
  <cp:lastModifiedBy>Mathieu Chollet</cp:lastModifiedBy>
  <cp:revision>18</cp:revision>
  <cp:lastPrinted>2023-12-12T02:22:00Z</cp:lastPrinted>
  <dcterms:created xsi:type="dcterms:W3CDTF">2026-01-08T14:44:00Z</dcterms:created>
  <dcterms:modified xsi:type="dcterms:W3CDTF">2026-01-09T10:22:00Z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0x0101007067D38E5D580C4AA1097846D2152730</vt:lpwstr>
  </property>
  <property fmtid="{D5CDD505-2E9C-101B-9397-08002B2CF9AE}" pid="3" name="Order">
    <vt:r8>35800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